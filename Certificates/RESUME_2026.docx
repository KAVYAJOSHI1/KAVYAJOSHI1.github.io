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21lfuzd2txg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KAVYA JOSHI</w:delText>
        </w:r>
      </w:del>
    </w:p>
    <w:p w:rsidR="00000000" w:rsidDel="00000000" w:rsidP="00000000" w:rsidRDefault="00000000" w:rsidRPr="00000000" w14:paraId="00000003">
      <w:pPr>
        <w:shd w:fill="ffffff" w:val="clear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04">
      <w:pPr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AI &amp; DECENTRALIZED TECHNOLOGIES PORTFOLIO</w:delText>
        </w:r>
      </w:del>
    </w:p>
    <w:tbl>
      <w:tblPr>
        <w:tblStyle w:val="Table1"/>
        <w:tblW w:w="693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090"/>
        <w:gridCol w:w="3840"/>
        <w:tblGridChange w:id="0">
          <w:tblGrid>
            <w:gridCol w:w="3090"/>
            <w:gridCol w:w="3840"/>
          </w:tblGrid>
        </w:tblGridChange>
      </w:tblGrid>
      <w:tr>
        <w:trPr>
          <w:cantSplit w:val="0"/>
          <w:trHeight w:val="495" w:hRule="atLeast"/>
          <w:tblHeader w:val="0"/>
          <w:del w:author="Kavya Joshi" w:id="0" w:date="2026-02-17T12:54:26Z"/>
        </w:trPr>
        <w:tc>
          <w:tcPr>
            <w:tcBorders>
              <w:top w:color="000000" w:space="0" w:sz="0" w:val="nil"/>
              <w:lef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Contact</w:delText>
              </w:r>
            </w:del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Links</w:delText>
              </w:r>
            </w:del>
          </w:p>
        </w:tc>
      </w:tr>
      <w:tr>
        <w:trPr>
          <w:cantSplit w:val="0"/>
          <w:trHeight w:val="645" w:hRule="atLeast"/>
          <w:tblHeader w:val="0"/>
          <w:del w:author="Kavya Joshi" w:id="0" w:date="2026-02-17T12:54:26Z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Email: kavyajoshi152005@gmail.com</w:delText>
              </w:r>
            </w:del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LinkedIn: </w:delText>
              </w:r>
              <w:r w:rsidDel="00000000" w:rsidR="00000000" w:rsidRPr="00000000">
                <w:fldChar w:fldCharType="begin"/>
              </w:r>
              <w:r w:rsidDel="00000000" w:rsidR="00000000" w:rsidRPr="00000000">
                <w:delInstrText xml:space="preserve">HYPERLINK "https://gemini.google.com/app/291fc7197669e2d5"</w:delInstrText>
              </w:r>
              <w:r w:rsidDel="00000000" w:rsidR="00000000" w:rsidRPr="00000000">
                <w:fldChar w:fldCharType="separate"/>
              </w:r>
              <w:r w:rsidDel="00000000" w:rsidR="00000000" w:rsidRPr="00000000">
                <w:rPr>
                  <w:rtl w:val="0"/>
                </w:rPr>
                <w:delText xml:space="preserve">linkedin.com/in/kavya-joshi-3765742b0</w:delTex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405" w:hRule="atLeast"/>
          <w:tblHeader w:val="0"/>
          <w:del w:author="Kavya Joshi" w:id="0" w:date="2026-02-17T12:54:26Z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Last Updated: February 2026</w:delText>
              </w:r>
            </w:del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GitHub: </w:delText>
              </w:r>
              <w:r w:rsidDel="00000000" w:rsidR="00000000" w:rsidRPr="00000000">
                <w:fldChar w:fldCharType="begin"/>
              </w:r>
              <w:r w:rsidDel="00000000" w:rsidR="00000000" w:rsidRPr="00000000">
                <w:delInstrText xml:space="preserve">HYPERLINK "https://gemini.google.com/app/291fc7197669e2d5"</w:delInstrText>
              </w:r>
              <w:r w:rsidDel="00000000" w:rsidR="00000000" w:rsidRPr="00000000">
                <w:fldChar w:fldCharType="separate"/>
              </w:r>
              <w:r w:rsidDel="00000000" w:rsidR="00000000" w:rsidRPr="00000000">
                <w:rPr>
                  <w:rtl w:val="0"/>
                </w:rPr>
                <w:delText xml:space="preserve">github.com/KAVYAJOSHI1</w:delTex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405" w:hRule="atLeast"/>
          <w:tblHeader w:val="0"/>
          <w:del w:author="Kavya Joshi" w:id="0" w:date="2026-02-17T12:54:26Z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Portfolio: </w:delText>
              </w:r>
              <w:r w:rsidDel="00000000" w:rsidR="00000000" w:rsidRPr="00000000">
                <w:fldChar w:fldCharType="begin"/>
              </w:r>
              <w:r w:rsidDel="00000000" w:rsidR="00000000" w:rsidRPr="00000000">
                <w:delInstrText xml:space="preserve">HYPERLINK "https://gemini.google.com/app/291fc7197669e2d5"</w:delInstrText>
              </w:r>
              <w:r w:rsidDel="00000000" w:rsidR="00000000" w:rsidRPr="00000000">
                <w:fldChar w:fldCharType="separate"/>
              </w:r>
              <w:r w:rsidDel="00000000" w:rsidR="00000000" w:rsidRPr="00000000">
                <w:rPr>
                  <w:rtl w:val="0"/>
                </w:rPr>
                <w:delText xml:space="preserve">KAVYAJOSHI1.github.io</w:delTex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rtl w:val="0"/>
                </w:rPr>
              </w:r>
            </w:del>
          </w:p>
        </w:tc>
      </w:tr>
      <w:tr>
        <w:trPr>
          <w:cantSplit w:val="0"/>
          <w:trHeight w:val="390" w:hRule="atLeast"/>
          <w:tblHeader w:val="0"/>
          <w:del w:author="Kavya Joshi" w:id="0" w:date="2026-02-17T12:54:26Z"/>
        </w:trPr>
        <w:tc>
          <w:tcPr>
            <w:tcBorders>
              <w:left w:color="000000" w:space="0" w:sz="0" w:val="nil"/>
              <w:bottom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</w:r>
            </w:del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LeetCode: </w:delText>
              </w:r>
              <w:r w:rsidDel="00000000" w:rsidR="00000000" w:rsidRPr="00000000">
                <w:fldChar w:fldCharType="begin"/>
              </w:r>
              <w:r w:rsidDel="00000000" w:rsidR="00000000" w:rsidRPr="00000000">
                <w:delInstrText xml:space="preserve">HYPERLINK "https://gemini.google.com/app/291fc7197669e2d5"</w:delInstrText>
              </w:r>
              <w:r w:rsidDel="00000000" w:rsidR="00000000" w:rsidRPr="00000000">
                <w:fldChar w:fldCharType="separate"/>
              </w:r>
              <w:r w:rsidDel="00000000" w:rsidR="00000000" w:rsidRPr="00000000">
                <w:rPr>
                  <w:rtl w:val="0"/>
                </w:rPr>
                <w:delText xml:space="preserve">leetcode.com/u/JoshiKavya/</w:delText>
              </w:r>
              <w:r w:rsidDel="00000000" w:rsidR="00000000" w:rsidRPr="00000000">
                <w:fldChar w:fldCharType="end"/>
              </w:r>
              <w:r w:rsidDel="00000000" w:rsidR="00000000" w:rsidRPr="00000000">
                <w:rPr>
                  <w:rtl w:val="0"/>
                </w:rPr>
              </w:r>
            </w:del>
          </w:p>
        </w:tc>
      </w:tr>
    </w:tbl>
    <w:p w:rsidR="00000000" w:rsidDel="00000000" w:rsidP="00000000" w:rsidRDefault="00000000" w:rsidRPr="00000000" w14:paraId="0000000F">
      <w:pPr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pict>
            <v:rect style="width:0.0pt;height:1.5pt" o:hr="t" o:hrstd="t" o:hralign="center" fillcolor="#A0A0A0" stroked="f"/>
          </w:pict>
        </w:r>
        <w:r w:rsidDel="00000000" w:rsidR="00000000" w:rsidRPr="00000000">
          <w:rPr>
            <w:rtl w:val="0"/>
          </w:rPr>
          <w:delText xml:space="preserve">PROFILE SUMMARY</w:delText>
        </w:r>
      </w:del>
    </w:p>
    <w:p w:rsidR="00000000" w:rsidDel="00000000" w:rsidP="00000000" w:rsidRDefault="00000000" w:rsidRPr="00000000" w14:paraId="00000010">
      <w:pPr>
        <w:shd w:fill="ffffff" w:val="clear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11">
      <w:pPr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High-achieving Computer Science student and National Hackathon Winner with deep expertise in Artificial Intelligence (AI), Machine Learning (ML), Decentralized Technologies (Web3, Blockchain), and Full-Stack Development. Proven ability to architect and deploy complex, privacy-focused solutions, including pioneering work in Zero-Knowledge Machine Learning (ZKML).</w:delText>
        </w:r>
      </w:del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Areas of Expertise: AI/ML Engineering, Web3/Blockchain, Full-Stack (Python/Django, React/Flutter), Computer Vision, and IoT Security.</w:delText>
        </w:r>
      </w:del>
    </w:p>
    <w:p w:rsidR="00000000" w:rsidDel="00000000" w:rsidP="00000000" w:rsidRDefault="00000000" w:rsidRPr="00000000" w14:paraId="00000013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Key Achievement: National Winner, Smart India Hackathon (SIH) 2025.</w:delText>
        </w:r>
      </w:del>
    </w:p>
    <w:p w:rsidR="00000000" w:rsidDel="00000000" w:rsidP="00000000" w:rsidRDefault="00000000" w:rsidRPr="00000000" w14:paraId="00000014">
      <w:pPr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FLAGSHIP PROJECTS (AI, PRIVACY &amp; WEB3)</w:delText>
        </w:r>
      </w:del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VeriCred: Privacy-Preserving Credit Scoring</w:delText>
        </w:r>
      </w:del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Decentralized system using Zero-Knowledge ML (ZKML/EZKL) to compute credit scores locally and verify proofs on-chain (PyTorch, Solidity).</w:delText>
        </w:r>
      </w:del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LOCALMINDS: Sovereign Offline AI Agent</w:delText>
        </w:r>
      </w:del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A 100% offline personal AI companion featuring persistent long-term memory, local RAG (Retrieval-Augmented Generation), and total privacy via on-device inference (Flutter, MediaPipe).</w:delText>
        </w:r>
      </w:del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SandScan (CoastScan): AI Mineral Classification</w:delText>
        </w:r>
      </w:del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National Winner, Smart India Hackathon (SIH) 2025. Engineered an AI-driven ecosystem utilizing Deep Learning and Computer Vision (CNN/Keras) to automate sand quality mapping and impurity detection.</w:delText>
        </w:r>
      </w:del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GeoAnushasan: Urban Digital Twin Platform</w:delText>
        </w:r>
      </w:del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Decentralized, data-driven platform for smart city governance, integrating real-time Weather, AQI, and Traffic telemetry (Django).</w:delText>
        </w:r>
      </w:del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CARBONCRED: Carbon Credit Tokenization</w:delText>
        </w:r>
      </w:del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360" w:before="0" w:beforeAutospacing="0" w:lineRule="auto"/>
        <w:ind w:left="144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A decentralized platform designed to digitize the carbon credit lifecycle, providing transparent infrastructure for automated tokenization and exchange (Blockchain/Sepolia).</w:delText>
        </w:r>
      </w:del>
    </w:p>
    <w:p w:rsidR="00000000" w:rsidDel="00000000" w:rsidP="00000000" w:rsidRDefault="00000000" w:rsidRPr="00000000" w14:paraId="0000001F">
      <w:pPr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TECHNICAL PROJECTS (FINTECH, SECURITY &amp; INDUSTRIAL AI)</w:delText>
        </w:r>
      </w:del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Software-Defined Security Logic: IoT Defense Framework</w:delText>
        </w:r>
      </w:del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Winner, DRDO DIA-SVPCoE 'Sampada 2025'. Developed a defense-grade security framework using advanced cryptographic protocols and AI-driven threat identification for IoT devices.</w:delText>
        </w:r>
      </w:del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Fraud Detection System: Real-Time Monitoring</w:delText>
        </w:r>
      </w:del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Winner, Breach 2025 Hackathon. High-accuracy FinTech solution for real-time transaction monitoring and anomaly detection (Django, TensorFlow).</w:delText>
        </w:r>
      </w:del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IC-Scanner: Counterfeit Detector</w:delText>
        </w:r>
      </w:del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Automated quality control solution to detect counterfeit Integrated Circuits by analyzing surface markings through Computer Vision and Deep Learning.</w:delText>
        </w:r>
      </w:del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EcoScan: Greenwashing Detector</w:delText>
        </w:r>
      </w:del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360" w:before="0" w:beforeAutospacing="0" w:lineRule="auto"/>
        <w:ind w:left="144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AI-powered platform using Google Vision API and Hugging Face Transformers to analyze product media for misleading environmental claims.</w:delText>
        </w:r>
      </w:del>
    </w:p>
    <w:p w:rsidR="00000000" w:rsidDel="00000000" w:rsidP="00000000" w:rsidRDefault="00000000" w:rsidRPr="00000000" w14:paraId="00000028">
      <w:pPr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AWARDS &amp; HACKATHON RECORD</w:delText>
        </w:r>
      </w:del>
    </w:p>
    <w:tbl>
      <w:tblPr>
        <w:tblStyle w:val="Table2"/>
        <w:tblW w:w="8535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1575"/>
        <w:gridCol w:w="3840"/>
        <w:tblGridChange w:id="0">
          <w:tblGrid>
            <w:gridCol w:w="3120"/>
            <w:gridCol w:w="1575"/>
            <w:gridCol w:w="3840"/>
          </w:tblGrid>
        </w:tblGridChange>
      </w:tblGrid>
      <w:tr>
        <w:trPr>
          <w:cantSplit w:val="0"/>
          <w:trHeight w:val="495" w:hRule="atLeast"/>
          <w:tblHeader w:val="0"/>
          <w:del w:author="Kavya Joshi" w:id="0" w:date="2026-02-17T12:54:26Z"/>
        </w:trPr>
        <w:tc>
          <w:tcPr>
            <w:tcBorders>
              <w:top w:color="000000" w:space="0" w:sz="0" w:val="nil"/>
              <w:lef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jc w:val="center"/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Event</w:delText>
              </w:r>
            </w:del>
          </w:p>
        </w:tc>
        <w:tc>
          <w:tcPr>
            <w:tcBorders>
              <w:top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Status</w:delText>
              </w:r>
            </w:del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Project Focus</w:delText>
              </w:r>
            </w:del>
          </w:p>
        </w:tc>
      </w:tr>
      <w:tr>
        <w:trPr>
          <w:cantSplit w:val="0"/>
          <w:trHeight w:val="405" w:hRule="atLeast"/>
          <w:tblHeader w:val="0"/>
          <w:del w:author="Kavya Joshi" w:id="0" w:date="2026-02-17T12:54:26Z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Smart India Hackathon (SIH) 2025</w:delText>
              </w:r>
            </w:del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National Winner</w:delText>
              </w:r>
            </w:del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AI-driven mineral classification (SandScan).</w:delText>
              </w:r>
            </w:del>
          </w:p>
        </w:tc>
      </w:tr>
      <w:tr>
        <w:trPr>
          <w:cantSplit w:val="0"/>
          <w:trHeight w:val="405" w:hRule="atLeast"/>
          <w:tblHeader w:val="0"/>
          <w:del w:author="Kavya Joshi" w:id="0" w:date="2026-02-17T12:54:26Z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DRDO DIA-SVPCoE 'Sampada 2025'</w:delText>
              </w:r>
            </w:del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Winner</w:delText>
              </w:r>
            </w:del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Defense-grade IoT Security Logic.</w:delText>
              </w:r>
            </w:del>
          </w:p>
        </w:tc>
      </w:tr>
      <w:tr>
        <w:trPr>
          <w:cantSplit w:val="0"/>
          <w:trHeight w:val="405" w:hRule="atLeast"/>
          <w:tblHeader w:val="0"/>
          <w:del w:author="Kavya Joshi" w:id="0" w:date="2026-02-17T12:54:26Z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Breach 2025 (PDEU)</w:delText>
              </w:r>
            </w:del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Winner</w:delText>
              </w:r>
            </w:del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AI-based Fraud Detection engine for FinTech.</w:delText>
              </w:r>
            </w:del>
          </w:p>
        </w:tc>
      </w:tr>
      <w:tr>
        <w:trPr>
          <w:cantSplit w:val="0"/>
          <w:trHeight w:val="405" w:hRule="atLeast"/>
          <w:tblHeader w:val="0"/>
          <w:del w:author="Kavya Joshi" w:id="0" w:date="2026-02-17T12:54:26Z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Vikas Saptah Hackathon 2025 (GLS)</w:delText>
              </w:r>
            </w:del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Statewide Finalist</w:delText>
              </w:r>
            </w:del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Smart City/Governance solutions.</w:delText>
              </w:r>
            </w:del>
          </w:p>
        </w:tc>
      </w:tr>
      <w:tr>
        <w:trPr>
          <w:cantSplit w:val="0"/>
          <w:trHeight w:val="645" w:hRule="atLeast"/>
          <w:tblHeader w:val="0"/>
          <w:del w:author="Kavya Joshi" w:id="0" w:date="2026-02-17T12:54:26Z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GLS Internal Hackathon</w:delText>
              </w:r>
            </w:del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2x Winner</w:delText>
              </w:r>
            </w:del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Secured 1st (2024) and 2nd (2025) place campus-wide.</w:delText>
              </w:r>
            </w:del>
          </w:p>
        </w:tc>
      </w:tr>
      <w:tr>
        <w:trPr>
          <w:cantSplit w:val="0"/>
          <w:trHeight w:val="645" w:hRule="atLeast"/>
          <w:tblHeader w:val="0"/>
          <w:del w:author="Kavya Joshi" w:id="0" w:date="2026-02-17T12:54:26Z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Ingenious Hackathon 7.0 (2026)</w:delText>
              </w:r>
            </w:del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Finalist</w:delText>
              </w:r>
            </w:del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Innovative problem-solving at Ahmedabad University.</w:delText>
              </w:r>
            </w:del>
          </w:p>
        </w:tc>
      </w:tr>
      <w:tr>
        <w:trPr>
          <w:cantSplit w:val="0"/>
          <w:trHeight w:val="630" w:hRule="atLeast"/>
          <w:tblHeader w:val="0"/>
          <w:del w:author="Kavya Joshi" w:id="0" w:date="2026-02-17T12:54:26Z"/>
        </w:trPr>
        <w:tc>
          <w:tcPr>
            <w:tcBorders>
              <w:left w:color="000000" w:space="0" w:sz="0" w:val="nil"/>
              <w:bottom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Parul Ideathon 2026</w:delText>
              </w:r>
            </w:del>
          </w:p>
        </w:tc>
        <w:tc>
          <w:tcPr>
            <w:tcBorders>
              <w:bottom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Finalist</w:delText>
              </w:r>
            </w:del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Led team "CarbonVerse" in the Vadodara Startup Festival.</w:delText>
              </w:r>
            </w:del>
          </w:p>
        </w:tc>
      </w:tr>
    </w:tbl>
    <w:p w:rsidR="00000000" w:rsidDel="00000000" w:rsidP="00000000" w:rsidRDefault="00000000" w:rsidRPr="00000000" w14:paraId="00000041">
      <w:pPr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TECHNICAL SKILLS &amp; METRICS</w:delText>
        </w:r>
      </w:del>
    </w:p>
    <w:tbl>
      <w:tblPr>
        <w:tblStyle w:val="Table3"/>
        <w:tblW w:w="6195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55"/>
        <w:gridCol w:w="3840"/>
        <w:tblGridChange w:id="0">
          <w:tblGrid>
            <w:gridCol w:w="2355"/>
            <w:gridCol w:w="3840"/>
          </w:tblGrid>
        </w:tblGridChange>
      </w:tblGrid>
      <w:tr>
        <w:trPr>
          <w:cantSplit w:val="0"/>
          <w:trHeight w:val="495" w:hRule="atLeast"/>
          <w:tblHeader w:val="0"/>
          <w:del w:author="Kavya Joshi" w:id="0" w:date="2026-02-17T12:54:26Z"/>
        </w:trPr>
        <w:tc>
          <w:tcPr>
            <w:tcBorders>
              <w:top w:color="000000" w:space="0" w:sz="0" w:val="nil"/>
              <w:lef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Area</w:delText>
              </w:r>
            </w:del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jc w:val="center"/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Key Technologies / Metrics</w:delText>
              </w:r>
            </w:del>
          </w:p>
        </w:tc>
      </w:tr>
      <w:tr>
        <w:trPr>
          <w:cantSplit w:val="0"/>
          <w:trHeight w:val="885" w:hRule="atLeast"/>
          <w:tblHeader w:val="0"/>
          <w:del w:author="Kavya Joshi" w:id="0" w:date="2026-02-17T12:54:26Z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Core AI/ML</w:delText>
              </w:r>
            </w:del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ZKML (EZKL), PyTorch, TensorFlow, Deep Learning, Computer Vision, CNN/Keras, MediaPipe.</w:delText>
              </w:r>
            </w:del>
          </w:p>
        </w:tc>
      </w:tr>
      <w:tr>
        <w:trPr>
          <w:cantSplit w:val="0"/>
          <w:trHeight w:val="645" w:hRule="atLeast"/>
          <w:tblHeader w:val="0"/>
          <w:del w:author="Kavya Joshi" w:id="0" w:date="2026-02-17T12:54:26Z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Web3/Blockchain</w:delText>
              </w:r>
            </w:del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Solidity, Sepolia Testnet, Tokenization Logic, DApps.</w:delText>
              </w:r>
            </w:del>
          </w:p>
        </w:tc>
      </w:tr>
      <w:tr>
        <w:trPr>
          <w:cantSplit w:val="0"/>
          <w:trHeight w:val="645" w:hRule="atLeast"/>
          <w:tblHeader w:val="0"/>
          <w:del w:author="Kavya Joshi" w:id="0" w:date="2026-02-17T12:54:26Z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Full-Stack</w:delText>
              </w:r>
            </w:del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Python (Django), React, Flutter, TypeScript, n8n.</w:delText>
              </w:r>
            </w:del>
          </w:p>
        </w:tc>
      </w:tr>
      <w:tr>
        <w:trPr>
          <w:cantSplit w:val="0"/>
          <w:trHeight w:val="645" w:hRule="atLeast"/>
          <w:tblHeader w:val="0"/>
          <w:del w:author="Kavya Joshi" w:id="0" w:date="2026-02-17T12:54:26Z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Security/IoT</w:delText>
              </w:r>
            </w:del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Cryptographic Protocols, AI Threat Identification.</w:delText>
              </w:r>
            </w:del>
          </w:p>
        </w:tc>
      </w:tr>
      <w:tr>
        <w:trPr>
          <w:cantSplit w:val="0"/>
          <w:trHeight w:val="405" w:hRule="atLeast"/>
          <w:tblHeader w:val="0"/>
          <w:del w:author="Kavya Joshi" w:id="0" w:date="2026-02-17T12:54:26Z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Competitive Programming</w:delText>
              </w:r>
            </w:del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Total Problems Solved: 406</w:delText>
              </w:r>
            </w:del>
          </w:p>
        </w:tc>
      </w:tr>
      <w:tr>
        <w:trPr>
          <w:cantSplit w:val="0"/>
          <w:trHeight w:val="405" w:hRule="atLeast"/>
          <w:tblHeader w:val="0"/>
          <w:del w:author="Kavya Joshi" w:id="0" w:date="2026-02-17T12:54:26Z"/>
        </w:trPr>
        <w:tc>
          <w:tcPr>
            <w:tcBorders>
              <w:lef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Hard Problems</w:delText>
              </w:r>
            </w:del>
          </w:p>
        </w:tc>
        <w:tc>
          <w:tcPr>
            <w:tcBorders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96 (Top 3% Performance)</w:delText>
              </w:r>
            </w:del>
          </w:p>
        </w:tc>
      </w:tr>
      <w:tr>
        <w:trPr>
          <w:cantSplit w:val="0"/>
          <w:trHeight w:val="630" w:hRule="atLeast"/>
          <w:tblHeader w:val="0"/>
          <w:del w:author="Kavya Joshi" w:id="0" w:date="2026-02-17T12:54:26Z"/>
        </w:trPr>
        <w:tc>
          <w:tcPr>
            <w:tcBorders>
              <w:left w:color="000000" w:space="0" w:sz="0" w:val="nil"/>
              <w:bottom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Key Algorithms</w:delText>
              </w:r>
            </w:del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del w:author="Kavya Joshi" w:id="0" w:date="2026-02-17T12:54:26Z"/>
              </w:rPr>
            </w:pPr>
            <w:del w:author="Kavya Joshi" w:id="0" w:date="2026-02-17T12:54:26Z">
              <w:r w:rsidDel="00000000" w:rsidR="00000000" w:rsidRPr="00000000">
                <w:rPr>
                  <w:rtl w:val="0"/>
                </w:rPr>
                <w:delText xml:space="preserve">Dynamic Programming (76), Hash Tables (85), Depth-First Search (44).</w:delText>
              </w:r>
            </w:del>
          </w:p>
        </w:tc>
      </w:tr>
    </w:tbl>
    <w:p w:rsidR="00000000" w:rsidDel="00000000" w:rsidP="00000000" w:rsidRDefault="00000000" w:rsidRPr="00000000" w14:paraId="00000052">
      <w:pPr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EDUCATION &amp; LEADERSHIP</w:delText>
        </w:r>
      </w:del>
    </w:p>
    <w:p w:rsidR="00000000" w:rsidDel="00000000" w:rsidP="00000000" w:rsidRDefault="00000000" w:rsidRPr="00000000" w14:paraId="00000053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GLS University, Ahmedabad</w:delText>
        </w:r>
      </w:del>
    </w:p>
    <w:p w:rsidR="00000000" w:rsidDel="00000000" w:rsidP="00000000" w:rsidRDefault="00000000" w:rsidRPr="00000000" w14:paraId="0000005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CGPA: 8.50/10.0</w:delText>
        </w:r>
      </w:del>
    </w:p>
    <w:p w:rsidR="00000000" w:rsidDel="00000000" w:rsidP="00000000" w:rsidRDefault="00000000" w:rsidRPr="00000000" w14:paraId="0000005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SDA School</w:delText>
        </w:r>
      </w:del>
    </w:p>
    <w:p w:rsidR="00000000" w:rsidDel="00000000" w:rsidP="00000000" w:rsidRDefault="00000000" w:rsidRPr="00000000" w14:paraId="0000005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12th Grade (ISC): 88% (98/100 in Computer Science)</w:delText>
        </w:r>
      </w:del>
    </w:p>
    <w:p w:rsidR="00000000" w:rsidDel="00000000" w:rsidP="00000000" w:rsidRDefault="00000000" w:rsidRPr="00000000" w14:paraId="0000005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10th Grade (ICSE): 93% (99/100 in Computer Applications)</w:delText>
        </w:r>
      </w:del>
    </w:p>
    <w:p w:rsidR="00000000" w:rsidDel="00000000" w:rsidP="00000000" w:rsidRDefault="00000000" w:rsidRPr="00000000" w14:paraId="0000005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Leadership &amp; Affiliations</w:delText>
        </w:r>
      </w:del>
    </w:p>
    <w:p w:rsidR="00000000" w:rsidDel="00000000" w:rsidP="00000000" w:rsidRDefault="00000000" w:rsidRPr="00000000" w14:paraId="0000005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ACM: Membership Chair</w:delText>
        </w:r>
      </w:del>
    </w:p>
    <w:p w:rsidR="00000000" w:rsidDel="00000000" w:rsidP="00000000" w:rsidRDefault="00000000" w:rsidRPr="00000000" w14:paraId="0000005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IEEE: Student Member</w:delText>
        </w:r>
      </w:del>
    </w:p>
    <w:p w:rsidR="00000000" w:rsidDel="00000000" w:rsidP="00000000" w:rsidRDefault="00000000" w:rsidRPr="00000000" w14:paraId="0000005B">
      <w:pPr>
        <w:numPr>
          <w:ilvl w:val="1"/>
          <w:numId w:val="3"/>
        </w:numPr>
        <w:spacing w:after="120" w:before="0" w:beforeAutospacing="0" w:lineRule="auto"/>
        <w:ind w:left="1440" w:hanging="360"/>
        <w:rPr>
          <w:del w:author="Kavya Joshi" w:id="0" w:date="2026-02-17T12:54:26Z"/>
        </w:rPr>
      </w:pPr>
      <w:del w:author="Kavya Joshi" w:id="0" w:date="2026-02-17T12:54:26Z">
        <w:r w:rsidDel="00000000" w:rsidR="00000000" w:rsidRPr="00000000">
          <w:rPr>
            <w:rtl w:val="0"/>
          </w:rPr>
          <w:delText xml:space="preserve">Campus Brand Ambassador: Selected Ambassadorship.</w:delText>
        </w:r>
      </w:del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x4gu8v8mcjm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8w70o3ms9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KAVYA JOSHI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aqrgeyl0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&amp; DECENTRALIZED TECHNOLOGIES PORTFOLIO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rq5tsfx2l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&amp; Links</w:t>
      </w:r>
    </w:p>
    <w:tbl>
      <w:tblPr>
        <w:tblStyle w:val="Table4"/>
        <w:tblW w:w="5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4085"/>
        <w:tblGridChange w:id="0">
          <w:tblGrid>
            <w:gridCol w:w="1520"/>
            <w:gridCol w:w="4085"/>
          </w:tblGrid>
        </w:tblGridChange>
      </w:tblGrid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kavyajoshi152005@gmail.com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LinkedIn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linkedin.com/in/kavya-joshi-3765742b0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github.com/KAVYAJOSHI1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Portfolio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KAVYAJOSHI1.github.io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LeetCode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leetcode.com/u/JoshiKavya/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Last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February 2026</w:t>
            </w:r>
          </w:p>
        </w:tc>
      </w:tr>
    </w:tbl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e68o5at516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PROFILE SUMMARY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High-achieving Computer Science student and National Hackathon Winner with deep expertise in Artificial Intelligence (AI), Machine Learning (ML), Decentralized Technologies (Web3, Blockchain), and Full-Stack Development. Proven ability to architect and deploy complex, privacy-focused solutions, including pioneering work in Zero-Knowledge Machine Learning (ZKML).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Areas of Expertise: AI/ML Engineering, Web3/Blockchain, Full-Stack (Python/Django, React/Flutter), Computer Vision, and IoT Security.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Achievement: National Winner, Smart India Hackathon (SIH) 2025.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yk2q45pygq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COMPREHENSIVE PROJECT REPOSITORY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gj631rzas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Flagship AI &amp; Web3 Projects (2025–2026)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VeriCred | Privacy-Preserving Credit Scoring</w:t>
        <w:br w:type="textWrapping"/>
        <w:t xml:space="preserve">A decentralized system using Zero-Knowledge Machine Learning (ZKML) to verifiably compute credit scores locally with PyTorch and EZKL, then validating proofs on-chain via Solidity.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LOCALMINDS | Sovereign Offline AI</w:t>
        <w:br w:type="textWrapping"/>
        <w:t xml:space="preserve">A 100% offline personal AI companion built with Flutter and MediaPipe, featuring persistent long-term memory, local RAG, and on-device inference for total privacy.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SandScan (CoastScan) | SIH National Winner</w:t>
        <w:br w:type="textWrapping"/>
        <w:t xml:space="preserve">Engineered an AI-driven mineral classification ecosystem utilizing Deep Learning and Computer Vision to automate sand quality mapping and impurity detection.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GeoAnushasan | Urban Digital Twin</w:t>
        <w:br w:type="textWrapping"/>
        <w:t xml:space="preserve">A decentralized, data-driven Digital Twin platform for smart city governance that integrates real-time Weather, AQI, and Traffic telemetry.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NexOS | Agentic Digital Twin</w:t>
        <w:br w:type="textWrapping"/>
        <w:t xml:space="preserve">A local-first Chrome Extension and n8n agent that learns user identity to ghostwrite replies and polish drafts in a unique, personalized voice.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CARBONCRED | Carbon Tokenization</w:t>
        <w:br w:type="textWrapping"/>
        <w:t xml:space="preserve">A decentralized platform designed to digitize the carbon credit lifecycle, providing transparent infrastructure for automated tokenization and exchange.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yulmwgr7g1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FinTech &amp; Industrial AI Solutions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Flash Mentor | AI Learning Assistant</w:t>
        <w:br w:type="textWrapping"/>
        <w:t xml:space="preserve">A comprehensive platform with an AI roadmap planner, skill tracker, and interactive interview coach built using React, TypeScript, and Gemini AI.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UrjaSetu | GUVNL Asset Management</w:t>
        <w:br w:type="textWrapping"/>
        <w:t xml:space="preserve">An AI-powered grievance and asset management system for GUVNL featuring automated asset damage detection via CNN/Keras.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IC-Scanner | Counterfeit Detector</w:t>
        <w:br w:type="textWrapping"/>
        <w:t xml:space="preserve">An automated quality control solution designed to detect counterfeit Integrated Circuits by analyzing surface markings through Computer Vision.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EcoScan | Greenwashing Detector</w:t>
        <w:br w:type="textWrapping"/>
        <w:t xml:space="preserve">An AI-powered platform using Google Vision API and Hugging Face Transformers to analyze product photos and URLs for misleading environmental claims.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Fraud Detection System | Breach 2025 Winner</w:t>
        <w:br w:type="textWrapping"/>
        <w:t xml:space="preserve">A high-accuracy FinTech solution for real-time transaction monitoring and anomaly detection using Django and TensorFlow.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46vngtpn9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Full-Stack &amp; Mobile Applications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Tribekart | Artisan E-Commerce</w:t>
        <w:br w:type="textWrapping"/>
        <w:t xml:space="preserve">A blockchain-verified mobile platform connecting rural artisans with buyers, featuring Digital Twins for authentic handcrafted goods and a role-based wallet system.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Anantam Finserv | FinTech Web Platform</w:t>
        <w:br w:type="textWrapping"/>
        <w:t xml:space="preserve">A comprehensive full-stack platform featuring user authentication, an administrative dashboard, and secure financial service management built with Django.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WeatherNow | Real-Time Forecast</w:t>
        <w:br w:type="textWrapping"/>
        <w:t xml:space="preserve">A clean, responsive Django app that provides real-time weather information and dynamic background updates using the OpenWeatherMap API.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MilletSetu | Blockchain Supply Chain</w:t>
        <w:br w:type="textWrapping"/>
        <w:t xml:space="preserve">A decentralized application (DApp) on the Sepolia testnet designed to integrate the fragmented millet supply chain in India for farmer support.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x09myetw7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Security &amp; IoT Projects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Software-Defined Security Logic | DRDO Winner</w:t>
        <w:br w:type="textWrapping"/>
        <w:t xml:space="preserve">Developed a defense-grade framework using advanced cryptographic protocols and AI-driven threat identification for IoT device security.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IoT Threat Detection Solution</w:t>
        <w:br w:type="textWrapping"/>
        <w:t xml:space="preserve">A winning hardware-software project focused on secure communication protocols and real-time monitoring for embedded systems.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yrpcsxmeiz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AWARDS &amp; HACKATHON RECORD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0.1597444089457"/>
        <w:gridCol w:w="1709.520766773163"/>
        <w:gridCol w:w="4580.319488817891"/>
        <w:tblGridChange w:id="0">
          <w:tblGrid>
            <w:gridCol w:w="3070.1597444089457"/>
            <w:gridCol w:w="1709.520766773163"/>
            <w:gridCol w:w="4580.31948881789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Smart India Hackathon (SIH)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National Winner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AI-driven mineral classification (SandScan).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DRDO DIA-SVPCoE 'Sampada 2025'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Defense-grade IoT Security Logic.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Breach 2025 (PDEU)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AI-based Fraud Detection engine for FinTech.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Vikas Saptah Hackathon 2025 (GLS)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Statewide Finalist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Smart City/Governance solutions.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GLS Internal Hackathon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2x Winner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Secured 1st (2024) and 2nd (2025) place campus-wide.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Ingenious Hackathon 7.0 (2026)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Innovative problem-solving at Ahmedabad University.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Parul Ideathon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Finalist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Led team "CarbonVerse" in the Vadodara Startup Festival.</w:t>
            </w:r>
          </w:p>
        </w:tc>
      </w:tr>
    </w:tbl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e9khixn9dk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SKILLS &amp; METRICS</w:t>
      </w:r>
    </w:p>
    <w:tbl>
      <w:tblPr>
        <w:tblStyle w:val="Table6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0"/>
        <w:gridCol w:w="6740"/>
        <w:tblGridChange w:id="0">
          <w:tblGrid>
            <w:gridCol w:w="2480"/>
            <w:gridCol w:w="67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A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Technologies / Metrics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Core AI/ML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ZKML (EZKL), PyTorch, TensorFlow, Deep Learning, Computer Vision, CNN/Keras, MediaPipe.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Web3/Blockchain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Solidity, Sepolia Testnet, Tokenization Logic, DApps.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Full-Stack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Python (Django), React, Flutter, TypeScript, n8n.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Security/IoT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Cryptographic Protocols, AI Threat Identification.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Competitive Programming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Total Problems Solved: 406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Hard Problems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96 (Top 3% Performance)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Key Algorithms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Dynamic Programming (76), Hash Tables (85), Depth-First Search (44).</w:t>
            </w:r>
          </w:p>
        </w:tc>
      </w:tr>
    </w:tbl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lmwvgssnk0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EDUCATION &amp; LEADERSHIP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GLS University, Ahmedabad</w:t>
        <w:br w:type="textWrapping"/>
        <w:t xml:space="preserve">CGPA: 8.70/10.0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SDA School</w:t>
        <w:br w:type="textWrapping"/>
        <w:t xml:space="preserve">12th Grade (ISC): 88% (98/100 in Computer Science)</w:t>
        <w:br w:type="textWrapping"/>
        <w:t xml:space="preserve">10th Grade (ICSE): 93% (99/100 in Computer Applications)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9j3qgzat8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Leadership &amp; Affiliations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ACM: Membership Chair</w:t>
        <w:br w:type="textWrapping"/>
        <w:t xml:space="preserve">IEEE: Student Member</w:t>
        <w:br w:type="textWrapping"/>
        <w:t xml:space="preserve">Campus Brand Ambassador: Selected Ambassadorship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